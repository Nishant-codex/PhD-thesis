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D124" w14:textId="28C89FEA" w:rsidR="009F1489" w:rsidRDefault="009F1489" w:rsidP="006F322F">
      <w:pPr>
        <w:spacing w:line="276" w:lineRule="auto"/>
        <w:rPr>
          <w:lang w:val="en-US"/>
        </w:rPr>
      </w:pPr>
      <w:r w:rsidRPr="009F1489">
        <w:rPr>
          <w:b/>
          <w:bCs/>
        </w:rPr>
        <w:t>Title:</w:t>
      </w:r>
      <w:r w:rsidRPr="009F1489">
        <w:t xml:space="preserve"> </w:t>
      </w:r>
      <w:r w:rsidRPr="009F1489">
        <w:rPr>
          <w:i/>
          <w:iCs/>
        </w:rPr>
        <w:t xml:space="preserve">Heterogeneity Maketh the Mind: An Exploration of </w:t>
      </w:r>
      <w:commentRangeStart w:id="0"/>
      <w:r w:rsidRPr="009F1489">
        <w:rPr>
          <w:i/>
          <w:iCs/>
        </w:rPr>
        <w:t>Electr</w:t>
      </w:r>
      <w:r w:rsidR="00030BDD">
        <w:rPr>
          <w:i/>
          <w:iCs/>
        </w:rPr>
        <w:t>ophysiological</w:t>
      </w:r>
      <w:r w:rsidRPr="009F1489">
        <w:rPr>
          <w:i/>
          <w:iCs/>
        </w:rPr>
        <w:t xml:space="preserve"> Heterogeneity </w:t>
      </w:r>
      <w:commentRangeEnd w:id="0"/>
      <w:r w:rsidR="00717615">
        <w:rPr>
          <w:rStyle w:val="CommentReference"/>
        </w:rPr>
        <w:commentReference w:id="0"/>
      </w:r>
      <w:r w:rsidRPr="009F1489">
        <w:rPr>
          <w:i/>
          <w:iCs/>
        </w:rPr>
        <w:t>in Cortical Neurons</w:t>
      </w:r>
      <w:r w:rsidRPr="009F1489">
        <w:br/>
      </w:r>
      <w:r w:rsidRPr="009F1489">
        <w:rPr>
          <w:b/>
          <w:bCs/>
        </w:rPr>
        <w:t>Author:</w:t>
      </w:r>
      <w:r w:rsidRPr="009F1489">
        <w:t xml:space="preserve"> Nishant Joshi</w:t>
      </w:r>
    </w:p>
    <w:p w14:paraId="5EF767A1" w14:textId="77777777" w:rsidR="00030BDD" w:rsidRDefault="00B96C51" w:rsidP="00BB7723">
      <w:pPr>
        <w:spacing w:line="276" w:lineRule="auto"/>
        <w:jc w:val="both"/>
        <w:rPr>
          <w:ins w:id="1" w:author="Joshi, N. (Nishant)" w:date="2025-09-06T14:57:00Z" w16du:dateUtc="2025-09-06T12:57:00Z"/>
          <w:lang w:val="en-US"/>
        </w:rPr>
      </w:pPr>
      <w:r w:rsidRPr="00B96C51">
        <w:rPr>
          <w:lang w:val="en-US"/>
        </w:rPr>
        <w:t xml:space="preserve">Neuroscience has long relied on static taxonomies of neurons: discrete “cell types” defined by morphology, electrophysiological properties, or molecular markers. This view assumes </w:t>
      </w:r>
      <w:r w:rsidR="00717615">
        <w:rPr>
          <w:lang w:val="en-US"/>
        </w:rPr>
        <w:t xml:space="preserve">a neuron’s </w:t>
      </w:r>
      <w:r w:rsidRPr="00B96C51">
        <w:rPr>
          <w:lang w:val="en-US"/>
        </w:rPr>
        <w:t xml:space="preserve">identity is fixed, independent of context. </w:t>
      </w:r>
      <w:r w:rsidR="00717615">
        <w:rPr>
          <w:lang w:val="en-US"/>
        </w:rPr>
        <w:t>However,</w:t>
      </w:r>
      <w:r w:rsidR="00717615" w:rsidRPr="00B96C51">
        <w:rPr>
          <w:lang w:val="en-US"/>
        </w:rPr>
        <w:t xml:space="preserve"> </w:t>
      </w:r>
      <w:r w:rsidRPr="00B96C51">
        <w:rPr>
          <w:lang w:val="en-US"/>
        </w:rPr>
        <w:t xml:space="preserve">accumulating evidence suggests </w:t>
      </w:r>
      <w:r w:rsidR="00717615">
        <w:rPr>
          <w:lang w:val="en-US"/>
        </w:rPr>
        <w:t xml:space="preserve">neural </w:t>
      </w:r>
      <w:r w:rsidRPr="00B96C51">
        <w:rPr>
          <w:lang w:val="en-US"/>
        </w:rPr>
        <w:t xml:space="preserve">identity is more fluid. </w:t>
      </w:r>
      <w:r w:rsidR="00717615">
        <w:rPr>
          <w:lang w:val="en-US"/>
        </w:rPr>
        <w:t>Neurons’ e</w:t>
      </w:r>
      <w:r w:rsidRPr="00B96C51">
        <w:rPr>
          <w:lang w:val="en-US"/>
        </w:rPr>
        <w:t>lectrophysiological profiles vary across stimulation protocols, neuromodulators dynamically reconfigure computation, and heterogeneity appears widespread.</w:t>
      </w:r>
      <w:r w:rsidR="00717615">
        <w:rPr>
          <w:lang w:val="en-US"/>
        </w:rPr>
        <w:t xml:space="preserve"> </w:t>
      </w:r>
    </w:p>
    <w:p w14:paraId="10D0BE77" w14:textId="4316C392" w:rsidR="00B96C51" w:rsidRPr="00B96C51" w:rsidRDefault="00B96C51" w:rsidP="00BB7723">
      <w:pPr>
        <w:spacing w:line="276" w:lineRule="auto"/>
        <w:jc w:val="both"/>
        <w:rPr>
          <w:lang w:val="en-US"/>
        </w:rPr>
      </w:pPr>
      <w:r w:rsidRPr="00B96C51">
        <w:rPr>
          <w:lang w:val="en-US"/>
        </w:rPr>
        <w:t>Despite these hints, most classification frameworks and large-scale initiatives continue to treat neurons</w:t>
      </w:r>
      <w:r>
        <w:rPr>
          <w:lang w:val="en-US"/>
        </w:rPr>
        <w:t xml:space="preserve"> </w:t>
      </w:r>
      <w:r w:rsidR="00717615">
        <w:rPr>
          <w:lang w:val="en-US"/>
        </w:rPr>
        <w:t xml:space="preserve">as having </w:t>
      </w:r>
      <w:r>
        <w:rPr>
          <w:lang w:val="en-US"/>
        </w:rPr>
        <w:t>static electr</w:t>
      </w:r>
      <w:r w:rsidR="00AB3AFF">
        <w:rPr>
          <w:lang w:val="en-US"/>
        </w:rPr>
        <w:t>ophysiological or functional</w:t>
      </w:r>
      <w:r w:rsidR="00717615">
        <w:rPr>
          <w:lang w:val="en-US"/>
        </w:rPr>
        <w:t xml:space="preserve"> cell-</w:t>
      </w:r>
      <w:r w:rsidR="00AB3AFF">
        <w:rPr>
          <w:lang w:val="en-US"/>
        </w:rPr>
        <w:t>types</w:t>
      </w:r>
      <w:r w:rsidRPr="00B96C51">
        <w:rPr>
          <w:lang w:val="en-US"/>
        </w:rPr>
        <w:t>.</w:t>
      </w:r>
      <w:r w:rsidR="00717615">
        <w:rPr>
          <w:lang w:val="en-US"/>
        </w:rPr>
        <w:t xml:space="preserve"> In this thesis, I explicitly investigate this static cell type hypothesis by asking</w:t>
      </w:r>
      <w:r w:rsidRPr="00B96C51">
        <w:rPr>
          <w:lang w:val="en-US"/>
        </w:rPr>
        <w:t xml:space="preserve"> how input conditions, neuromodulation, and intrinsic variability shape the functional identity of neurons</w:t>
      </w:r>
      <w:r w:rsidR="00717615">
        <w:rPr>
          <w:lang w:val="en-US"/>
        </w:rPr>
        <w:t>.</w:t>
      </w:r>
      <w:r w:rsidRPr="00B96C51">
        <w:rPr>
          <w:lang w:val="en-US"/>
        </w:rPr>
        <w:t xml:space="preserve"> </w:t>
      </w:r>
      <w:r w:rsidR="00717615">
        <w:rPr>
          <w:lang w:val="en-US"/>
        </w:rPr>
        <w:t xml:space="preserve">Next, I research the functional consequences of </w:t>
      </w:r>
      <w:r w:rsidRPr="00B96C51">
        <w:rPr>
          <w:lang w:val="en-US"/>
        </w:rPr>
        <w:t xml:space="preserve"> </w:t>
      </w:r>
      <w:r w:rsidR="00717615">
        <w:rPr>
          <w:lang w:val="en-US"/>
        </w:rPr>
        <w:t xml:space="preserve">the electrophysiological heterogeneity of cortical neurons by assessing </w:t>
      </w:r>
      <w:r w:rsidRPr="00B96C51">
        <w:rPr>
          <w:lang w:val="en-US"/>
        </w:rPr>
        <w:t>what this heterogeneity mean</w:t>
      </w:r>
      <w:r w:rsidR="00717615">
        <w:rPr>
          <w:lang w:val="en-US"/>
        </w:rPr>
        <w:t>s</w:t>
      </w:r>
      <w:r w:rsidRPr="00B96C51">
        <w:rPr>
          <w:lang w:val="en-US"/>
        </w:rPr>
        <w:t xml:space="preserve"> for computation in biological</w:t>
      </w:r>
      <w:r w:rsidR="00717615">
        <w:rPr>
          <w:lang w:val="en-US"/>
        </w:rPr>
        <w:t>-inspired</w:t>
      </w:r>
      <w:r w:rsidRPr="00B96C51">
        <w:rPr>
          <w:lang w:val="en-US"/>
        </w:rPr>
        <w:t xml:space="preserve"> artificial systems</w:t>
      </w:r>
      <w:r w:rsidR="00717615">
        <w:rPr>
          <w:lang w:val="en-US"/>
        </w:rPr>
        <w:t>.</w:t>
      </w:r>
    </w:p>
    <w:p w14:paraId="0E6DB41C" w14:textId="0D82292B" w:rsidR="00B96C51" w:rsidRPr="00B96C51" w:rsidRDefault="00B96C51" w:rsidP="00BB7723">
      <w:pPr>
        <w:spacing w:line="276" w:lineRule="auto"/>
        <w:jc w:val="both"/>
        <w:rPr>
          <w:lang w:val="en-US"/>
        </w:rPr>
      </w:pPr>
      <w:commentRangeStart w:id="2"/>
      <w:r w:rsidRPr="00B96C51">
        <w:rPr>
          <w:lang w:val="en-US"/>
        </w:rPr>
        <w:t xml:space="preserve">This thesis advances the view that </w:t>
      </w:r>
      <w:r w:rsidRPr="00B96C51">
        <w:rPr>
          <w:b/>
          <w:bCs/>
          <w:lang w:val="en-US"/>
        </w:rPr>
        <w:t xml:space="preserve">neuronal </w:t>
      </w:r>
      <w:r w:rsidR="00AB3AFF">
        <w:rPr>
          <w:b/>
          <w:bCs/>
          <w:lang w:val="en-US"/>
        </w:rPr>
        <w:t xml:space="preserve">functional </w:t>
      </w:r>
      <w:r w:rsidRPr="00B96C51">
        <w:rPr>
          <w:b/>
          <w:bCs/>
          <w:lang w:val="en-US"/>
        </w:rPr>
        <w:t xml:space="preserve">identity </w:t>
      </w:r>
      <w:r w:rsidR="00AB3AFF">
        <w:rPr>
          <w:b/>
          <w:bCs/>
          <w:lang w:val="en-US"/>
        </w:rPr>
        <w:t xml:space="preserve">is not </w:t>
      </w:r>
      <w:r w:rsidRPr="00B96C51">
        <w:rPr>
          <w:b/>
          <w:bCs/>
          <w:lang w:val="en-US"/>
        </w:rPr>
        <w:t>static.</w:t>
      </w:r>
      <w:r w:rsidRPr="00B96C51">
        <w:rPr>
          <w:lang w:val="en-US"/>
        </w:rPr>
        <w:t xml:space="preserve"> I show that neurons reorganize their functional attributes under different input regimes and neuromodulatory conditions, using high-dimensional clustering</w:t>
      </w:r>
      <w:r w:rsidR="0025541B">
        <w:rPr>
          <w:lang w:val="en-US"/>
        </w:rPr>
        <w:t>.</w:t>
      </w:r>
      <w:r w:rsidRPr="00B96C51">
        <w:rPr>
          <w:lang w:val="en-US"/>
        </w:rPr>
        <w:t xml:space="preserve"> </w:t>
      </w:r>
      <w:r w:rsidR="0025541B">
        <w:rPr>
          <w:lang w:val="en-US"/>
        </w:rPr>
        <w:t xml:space="preserve">Also, using </w:t>
      </w:r>
      <w:r w:rsidR="00AB3AFF">
        <w:rPr>
          <w:lang w:val="en-US"/>
        </w:rPr>
        <w:t xml:space="preserve">multi-modal </w:t>
      </w:r>
      <w:r w:rsidRPr="00B96C51">
        <w:rPr>
          <w:lang w:val="en-US"/>
        </w:rPr>
        <w:t>integrative analysis across multiple feature domains</w:t>
      </w:r>
      <w:r w:rsidR="0025541B">
        <w:rPr>
          <w:lang w:val="en-US"/>
        </w:rPr>
        <w:t>, I provide a consensus for most informative feature to study neuronal functional heterogeneity</w:t>
      </w:r>
      <w:r w:rsidRPr="00B96C51">
        <w:rPr>
          <w:lang w:val="en-US"/>
        </w:rPr>
        <w:t>. Extending this principle, I test whether structured heterogeneity can enhance computation in artificial neural networks.</w:t>
      </w:r>
      <w:commentRangeEnd w:id="2"/>
      <w:r w:rsidR="00884C65">
        <w:rPr>
          <w:rStyle w:val="CommentReference"/>
        </w:rPr>
        <w:commentReference w:id="2"/>
      </w:r>
    </w:p>
    <w:p w14:paraId="21A350D8" w14:textId="5B5995EC" w:rsidR="00B96C51" w:rsidRPr="00B96C51" w:rsidRDefault="00B96C51" w:rsidP="00BB7723">
      <w:pPr>
        <w:spacing w:line="276" w:lineRule="auto"/>
        <w:jc w:val="both"/>
        <w:rPr>
          <w:lang w:val="en-US"/>
        </w:rPr>
      </w:pPr>
      <w:r w:rsidRPr="00B96C51">
        <w:rPr>
          <w:lang w:val="en-US"/>
        </w:rPr>
        <w:t xml:space="preserve">Together, </w:t>
      </w:r>
      <w:r w:rsidR="00884C65">
        <w:rPr>
          <w:lang w:val="en-US"/>
        </w:rPr>
        <w:t>my</w:t>
      </w:r>
      <w:r w:rsidRPr="00B96C51">
        <w:rPr>
          <w:lang w:val="en-US"/>
        </w:rPr>
        <w:t xml:space="preserve"> studies contribute to a shift in</w:t>
      </w:r>
      <w:r w:rsidR="00884C65">
        <w:rPr>
          <w:lang w:val="en-US"/>
        </w:rPr>
        <w:t xml:space="preserve"> perspective in</w:t>
      </w:r>
      <w:r w:rsidR="00AB3AFF">
        <w:rPr>
          <w:lang w:val="en-US"/>
        </w:rPr>
        <w:t xml:space="preserve"> systems</w:t>
      </w:r>
      <w:r w:rsidRPr="00B96C51">
        <w:rPr>
          <w:lang w:val="en-US"/>
        </w:rPr>
        <w:t xml:space="preserve"> neuroscience: from static taxonomies toward dynamic, functionally grounded models of </w:t>
      </w:r>
      <w:r w:rsidR="00AB3AFF">
        <w:rPr>
          <w:lang w:val="en-US"/>
        </w:rPr>
        <w:t>neuron types</w:t>
      </w:r>
      <w:r w:rsidRPr="00B96C51">
        <w:rPr>
          <w:lang w:val="en-US"/>
        </w:rPr>
        <w:t>, in which heterogeneity is not noise but a</w:t>
      </w:r>
      <w:r w:rsidR="00AB3AFF">
        <w:rPr>
          <w:lang w:val="en-US"/>
        </w:rPr>
        <w:t>n</w:t>
      </w:r>
      <w:r w:rsidRPr="00B96C51">
        <w:rPr>
          <w:lang w:val="en-US"/>
        </w:rPr>
        <w:t xml:space="preserve"> </w:t>
      </w:r>
      <w:r w:rsidR="00AB3AFF">
        <w:rPr>
          <w:lang w:val="en-US"/>
        </w:rPr>
        <w:t>effective property</w:t>
      </w:r>
      <w:r w:rsidRPr="00B96C51">
        <w:rPr>
          <w:b/>
          <w:bCs/>
          <w:lang w:val="en-US"/>
        </w:rPr>
        <w:t>.</w:t>
      </w:r>
    </w:p>
    <w:p w14:paraId="48576F4F" w14:textId="77777777" w:rsidR="00B96C51" w:rsidRPr="00B96C51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>Chapter 2 – Neuronal Identity is Not Static: An Input-Driven Perspective</w:t>
      </w:r>
    </w:p>
    <w:p w14:paraId="0EF04AA5" w14:textId="6F00F21D" w:rsidR="00B96C51" w:rsidRPr="00B96C51" w:rsidRDefault="00B96C51" w:rsidP="00A94D07">
      <w:pPr>
        <w:spacing w:line="276" w:lineRule="auto"/>
        <w:jc w:val="both"/>
        <w:rPr>
          <w:lang w:val="en-US"/>
        </w:rPr>
      </w:pPr>
      <w:r w:rsidRPr="00B96C51">
        <w:rPr>
          <w:lang w:val="en-US"/>
        </w:rPr>
        <w:t xml:space="preserve">Using </w:t>
      </w:r>
      <w:r w:rsidR="00FC2958">
        <w:rPr>
          <w:lang w:val="en-US"/>
        </w:rPr>
        <w:t>in-vit</w:t>
      </w:r>
      <w:r w:rsidR="00505D59">
        <w:rPr>
          <w:lang w:val="en-US"/>
        </w:rPr>
        <w:t>r</w:t>
      </w:r>
      <w:r w:rsidR="00FC2958">
        <w:rPr>
          <w:lang w:val="en-US"/>
        </w:rPr>
        <w:t xml:space="preserve">o </w:t>
      </w:r>
      <w:r w:rsidRPr="00B96C51">
        <w:rPr>
          <w:lang w:val="en-US"/>
        </w:rPr>
        <w:t xml:space="preserve">intracellular recordings from layer 2/3 barrel cortex neurons, I compared responses under two input protocols: static </w:t>
      </w:r>
      <w:r w:rsidRPr="00B96C51">
        <w:rPr>
          <w:b/>
          <w:bCs/>
          <w:lang w:val="en-US"/>
        </w:rPr>
        <w:t>step-and-hold</w:t>
      </w:r>
      <w:r w:rsidRPr="00B96C51">
        <w:rPr>
          <w:lang w:val="en-US"/>
        </w:rPr>
        <w:t xml:space="preserve"> currents versus dynamic </w:t>
      </w:r>
      <w:r w:rsidRPr="00B96C51">
        <w:rPr>
          <w:b/>
          <w:bCs/>
          <w:lang w:val="en-US"/>
        </w:rPr>
        <w:t xml:space="preserve">frozen-noise </w:t>
      </w:r>
      <w:r w:rsidRPr="00B96C51">
        <w:rPr>
          <w:lang w:val="en-US"/>
        </w:rPr>
        <w:t>inputs that mimic presynaptic activity.</w:t>
      </w:r>
      <w:r w:rsidR="00BB7723">
        <w:rPr>
          <w:lang w:val="en-US"/>
        </w:rPr>
        <w:t xml:space="preserve"> </w:t>
      </w:r>
      <w:r w:rsidR="00A94D07">
        <w:rPr>
          <w:lang w:val="en-US"/>
        </w:rPr>
        <w:t>We found that un</w:t>
      </w:r>
      <w:r w:rsidR="00AB3AFF">
        <w:rPr>
          <w:lang w:val="en-US"/>
        </w:rPr>
        <w:t>supervised c</w:t>
      </w:r>
      <w:r w:rsidRPr="00B96C51">
        <w:rPr>
          <w:lang w:val="en-US"/>
        </w:rPr>
        <w:t>lassification outcomes varied substantially between the two protocols</w:t>
      </w:r>
      <w:r w:rsidR="00A94D07">
        <w:rPr>
          <w:lang w:val="en-US"/>
        </w:rPr>
        <w:t>, showing that i</w:t>
      </w:r>
      <w:r w:rsidRPr="00B96C51">
        <w:rPr>
          <w:lang w:val="en-US"/>
        </w:rPr>
        <w:t xml:space="preserve">nput </w:t>
      </w:r>
      <w:r w:rsidR="00884C65">
        <w:rPr>
          <w:lang w:val="en-US"/>
        </w:rPr>
        <w:t>dynamics</w:t>
      </w:r>
      <w:r w:rsidRPr="00B96C51">
        <w:rPr>
          <w:lang w:val="en-US"/>
        </w:rPr>
        <w:t xml:space="preserve"> strongly influenced neuronal clustering.</w:t>
      </w:r>
      <w:r w:rsidR="00A94D07">
        <w:rPr>
          <w:lang w:val="en-US"/>
        </w:rPr>
        <w:t xml:space="preserve"> </w:t>
      </w:r>
      <w:r w:rsidR="00A94D07" w:rsidRPr="00B96C51">
        <w:rPr>
          <w:lang w:val="en-US"/>
        </w:rPr>
        <w:t>This is direct evidence that neuronal identity is input-dependent.</w:t>
      </w:r>
      <w:r w:rsidR="00A94D07">
        <w:rPr>
          <w:lang w:val="en-US"/>
        </w:rPr>
        <w:t xml:space="preserve"> Neuronal classification and heterogeneity are better understood taking the input </w:t>
      </w:r>
      <w:r w:rsidR="00884C65">
        <w:rPr>
          <w:lang w:val="en-US"/>
        </w:rPr>
        <w:t xml:space="preserve">dynamics </w:t>
      </w:r>
      <w:r w:rsidR="00A94D07">
        <w:rPr>
          <w:lang w:val="en-US"/>
        </w:rPr>
        <w:t>into account</w:t>
      </w:r>
      <w:r w:rsidR="00A94D07" w:rsidRPr="00B96C51">
        <w:rPr>
          <w:lang w:val="en-US"/>
        </w:rPr>
        <w:t>.</w:t>
      </w:r>
    </w:p>
    <w:p w14:paraId="336C526A" w14:textId="2A1FA8D9" w:rsidR="00B96C51" w:rsidRDefault="00A94D07" w:rsidP="00A94D07">
      <w:pPr>
        <w:spacing w:line="276" w:lineRule="auto"/>
        <w:jc w:val="both"/>
        <w:rPr>
          <w:lang w:val="en-US"/>
        </w:rPr>
      </w:pPr>
      <w:r>
        <w:rPr>
          <w:lang w:val="en-US"/>
        </w:rPr>
        <w:t>In order to establish a consensus about the most informative attribute</w:t>
      </w:r>
      <w:r w:rsidR="00884C65">
        <w:rPr>
          <w:lang w:val="en-US"/>
        </w:rPr>
        <w:t>s</w:t>
      </w:r>
      <w:r>
        <w:rPr>
          <w:lang w:val="en-US"/>
        </w:rPr>
        <w:t xml:space="preserve"> </w:t>
      </w:r>
      <w:r w:rsidR="00884C65">
        <w:rPr>
          <w:lang w:val="en-US"/>
        </w:rPr>
        <w:t xml:space="preserve">to quantify </w:t>
      </w:r>
      <w:r>
        <w:rPr>
          <w:lang w:val="en-US"/>
        </w:rPr>
        <w:t>heterogeneity, we extracted 4 attribute sets</w:t>
      </w:r>
      <w:r w:rsidR="00884C65">
        <w:rPr>
          <w:lang w:val="en-US"/>
        </w:rPr>
        <w:t>: 1)</w:t>
      </w:r>
      <w:r>
        <w:rPr>
          <w:lang w:val="en-US"/>
        </w:rPr>
        <w:t xml:space="preserve"> action potential</w:t>
      </w:r>
      <w:r w:rsidR="00884C65">
        <w:rPr>
          <w:lang w:val="en-US"/>
        </w:rPr>
        <w:t xml:space="preserve"> attributes</w:t>
      </w:r>
      <w:r>
        <w:rPr>
          <w:lang w:val="en-US"/>
        </w:rPr>
        <w:t xml:space="preserve">, </w:t>
      </w:r>
      <w:r w:rsidR="00884C65">
        <w:rPr>
          <w:lang w:val="en-US"/>
        </w:rPr>
        <w:t xml:space="preserve">2) </w:t>
      </w:r>
      <w:r>
        <w:rPr>
          <w:lang w:val="en-US"/>
        </w:rPr>
        <w:t>passive biophysical</w:t>
      </w:r>
      <w:r w:rsidR="00884C65">
        <w:rPr>
          <w:lang w:val="en-US"/>
        </w:rPr>
        <w:t xml:space="preserve"> attributes</w:t>
      </w:r>
      <w:r>
        <w:rPr>
          <w:lang w:val="en-US"/>
        </w:rPr>
        <w:t xml:space="preserve">, </w:t>
      </w:r>
      <w:r w:rsidR="00884C65">
        <w:rPr>
          <w:lang w:val="en-US"/>
        </w:rPr>
        <w:t xml:space="preserve">3) </w:t>
      </w:r>
      <w:r>
        <w:rPr>
          <w:lang w:val="en-US"/>
        </w:rPr>
        <w:t>adaptation current</w:t>
      </w:r>
      <w:r w:rsidR="00884C65">
        <w:rPr>
          <w:lang w:val="en-US"/>
        </w:rPr>
        <w:t>s</w:t>
      </w:r>
      <w:r>
        <w:rPr>
          <w:lang w:val="en-US"/>
        </w:rPr>
        <w:t xml:space="preserve"> and </w:t>
      </w:r>
      <w:r w:rsidR="00884C65">
        <w:rPr>
          <w:lang w:val="en-US"/>
        </w:rPr>
        <w:t xml:space="preserve">4) </w:t>
      </w:r>
      <w:r>
        <w:rPr>
          <w:lang w:val="en-US"/>
        </w:rPr>
        <w:t>linear input filter</w:t>
      </w:r>
      <w:r w:rsidR="00884C65">
        <w:rPr>
          <w:lang w:val="en-US"/>
        </w:rPr>
        <w:t>s</w:t>
      </w:r>
      <w:r>
        <w:rPr>
          <w:lang w:val="en-US"/>
        </w:rPr>
        <w:t xml:space="preserve"> </w:t>
      </w:r>
      <w:r w:rsidR="00884C65">
        <w:rPr>
          <w:lang w:val="en-US"/>
        </w:rPr>
        <w:t>(</w:t>
      </w:r>
      <w:r>
        <w:rPr>
          <w:lang w:val="en-US"/>
        </w:rPr>
        <w:t xml:space="preserve">via </w:t>
      </w:r>
      <w:r w:rsidR="00884C65">
        <w:rPr>
          <w:lang w:val="en-US"/>
        </w:rPr>
        <w:t>the s</w:t>
      </w:r>
      <w:r>
        <w:rPr>
          <w:lang w:val="en-US"/>
        </w:rPr>
        <w:t>pike triggered average</w:t>
      </w:r>
      <w:r w:rsidR="00884C65">
        <w:rPr>
          <w:lang w:val="en-US"/>
        </w:rPr>
        <w:t>)</w:t>
      </w:r>
      <w:r>
        <w:rPr>
          <w:lang w:val="en-US"/>
        </w:rPr>
        <w:t xml:space="preserve">. We found that </w:t>
      </w:r>
      <w:r w:rsidR="00884C65">
        <w:rPr>
          <w:lang w:val="en-US"/>
        </w:rPr>
        <w:t>the s</w:t>
      </w:r>
      <w:r w:rsidR="00B96C51" w:rsidRPr="00B96C51">
        <w:rPr>
          <w:lang w:val="en-US"/>
        </w:rPr>
        <w:t xml:space="preserve">pike-triggered averages (STAs), which capture input </w:t>
      </w:r>
      <w:r w:rsidR="00AB3AFF">
        <w:rPr>
          <w:lang w:val="en-US"/>
        </w:rPr>
        <w:t xml:space="preserve">feature </w:t>
      </w:r>
      <w:r w:rsidR="00B96C51" w:rsidRPr="00B96C51">
        <w:rPr>
          <w:lang w:val="en-US"/>
        </w:rPr>
        <w:t>selectivity, explained the most population variance, outperforming traditional static features.</w:t>
      </w:r>
      <w:r w:rsidR="00884C65">
        <w:rPr>
          <w:lang w:val="en-US"/>
        </w:rPr>
        <w:t xml:space="preserve"> Conclusion about this</w:t>
      </w:r>
    </w:p>
    <w:p w14:paraId="3FFE9D7F" w14:textId="4211BA48" w:rsidR="00E900EC" w:rsidRPr="00B96C51" w:rsidRDefault="00E900EC" w:rsidP="00A94D07">
      <w:pPr>
        <w:spacing w:line="276" w:lineRule="auto"/>
        <w:jc w:val="both"/>
        <w:rPr>
          <w:lang w:val="en-US"/>
        </w:rPr>
      </w:pPr>
      <w:r w:rsidRPr="00E900EC">
        <w:rPr>
          <w:b/>
          <w:bCs/>
          <w:lang w:val="en-US"/>
        </w:rPr>
        <w:lastRenderedPageBreak/>
        <w:t>Contribution</w:t>
      </w:r>
      <w:r>
        <w:rPr>
          <w:lang w:val="en-US"/>
        </w:rPr>
        <w:t xml:space="preserve">: This chapter shows that neuronal functional identity is not static but </w:t>
      </w:r>
      <w:r w:rsidR="00FC2958">
        <w:rPr>
          <w:lang w:val="en-US"/>
        </w:rPr>
        <w:t xml:space="preserve">is </w:t>
      </w:r>
      <w:r>
        <w:rPr>
          <w:lang w:val="en-US"/>
        </w:rPr>
        <w:t xml:space="preserve">input dependent. </w:t>
      </w:r>
      <w:r w:rsidR="00B37D71">
        <w:rPr>
          <w:lang w:val="en-US"/>
        </w:rPr>
        <w:t xml:space="preserve">In order to ascertain heterogeneity, </w:t>
      </w:r>
      <w:r w:rsidR="00FC2958">
        <w:rPr>
          <w:lang w:val="en-US"/>
        </w:rPr>
        <w:t>linear input filters extracted using spike triggered average is more informative than action potential and passive features.</w:t>
      </w:r>
    </w:p>
    <w:p w14:paraId="7EFB03ED" w14:textId="30CCCD25" w:rsidR="00BB7723" w:rsidRPr="00BB7723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 xml:space="preserve">Chapter 3 </w:t>
      </w:r>
      <w:r w:rsidR="00BB7723">
        <w:rPr>
          <w:b/>
          <w:bCs/>
          <w:lang w:val="en-US"/>
        </w:rPr>
        <w:t>-</w:t>
      </w:r>
      <w:r w:rsidRPr="00B96C51">
        <w:rPr>
          <w:b/>
          <w:bCs/>
          <w:lang w:val="en-US"/>
        </w:rPr>
        <w:t xml:space="preserve"> </w:t>
      </w:r>
      <w:r w:rsidR="00BB7723" w:rsidRPr="00BB7723">
        <w:rPr>
          <w:b/>
          <w:bCs/>
          <w:lang w:val="en-US"/>
        </w:rPr>
        <w:t>Neuromodulatory Control of Cortical</w:t>
      </w:r>
      <w:r w:rsidR="00BB7723">
        <w:rPr>
          <w:b/>
          <w:bCs/>
          <w:lang w:val="en-US"/>
        </w:rPr>
        <w:t xml:space="preserve"> </w:t>
      </w:r>
      <w:r w:rsidR="00BB7723" w:rsidRPr="00BB7723">
        <w:rPr>
          <w:b/>
          <w:bCs/>
          <w:lang w:val="en-US"/>
        </w:rPr>
        <w:t>Function: Cell</w:t>
      </w:r>
      <w:r w:rsidR="00BB7723" w:rsidRPr="00BB7723">
        <w:rPr>
          <w:rFonts w:ascii="Cambria Math" w:hAnsi="Cambria Math" w:cs="Cambria Math"/>
          <w:b/>
          <w:bCs/>
          <w:lang w:val="en-US"/>
        </w:rPr>
        <w:t>‑</w:t>
      </w:r>
      <w:r w:rsidR="00BB7723" w:rsidRPr="00BB7723">
        <w:rPr>
          <w:b/>
          <w:bCs/>
          <w:lang w:val="en-US"/>
        </w:rPr>
        <w:t>Type Specific Reshaping of</w:t>
      </w:r>
    </w:p>
    <w:p w14:paraId="1BF84ACD" w14:textId="77777777" w:rsidR="00A94D07" w:rsidRDefault="00BB7723" w:rsidP="00A94D07">
      <w:pPr>
        <w:spacing w:line="276" w:lineRule="auto"/>
        <w:rPr>
          <w:b/>
          <w:bCs/>
          <w:lang w:val="en-US"/>
        </w:rPr>
      </w:pPr>
      <w:r w:rsidRPr="00BB7723">
        <w:rPr>
          <w:b/>
          <w:bCs/>
          <w:lang w:val="en-US"/>
        </w:rPr>
        <w:t>Neuronal Information Transfer</w:t>
      </w:r>
    </w:p>
    <w:p w14:paraId="321A86A8" w14:textId="52645AEC" w:rsidR="00E900EC" w:rsidRDefault="00A94D07" w:rsidP="00505D59">
      <w:pPr>
        <w:spacing w:line="276" w:lineRule="auto"/>
        <w:rPr>
          <w:lang w:val="en-US"/>
        </w:rPr>
      </w:pPr>
      <w:r>
        <w:rPr>
          <w:lang w:val="en-US"/>
        </w:rPr>
        <w:t xml:space="preserve">In this chapter I </w:t>
      </w:r>
      <w:r w:rsidR="00B96C51" w:rsidRPr="00B96C51">
        <w:rPr>
          <w:lang w:val="en-US"/>
        </w:rPr>
        <w:t>asked whether neuromodulator</w:t>
      </w:r>
      <w:r w:rsidR="00884C65">
        <w:rPr>
          <w:lang w:val="en-US"/>
        </w:rPr>
        <w:t>y processes,</w:t>
      </w:r>
      <w:r w:rsidR="00B96C51" w:rsidRPr="00B96C51">
        <w:rPr>
          <w:lang w:val="en-US"/>
        </w:rPr>
        <w:t xml:space="preserve"> </w:t>
      </w:r>
      <w:r w:rsidR="00AB3AFF">
        <w:rPr>
          <w:lang w:val="en-US"/>
        </w:rPr>
        <w:t>such as</w:t>
      </w:r>
      <w:r w:rsidR="00B96C51" w:rsidRPr="00B96C51">
        <w:rPr>
          <w:lang w:val="en-US"/>
        </w:rPr>
        <w:t xml:space="preserve"> dopamine (D1-R, D2-R) and acetylcholine (M1-R)</w:t>
      </w:r>
      <w:r w:rsidR="00884C65">
        <w:rPr>
          <w:lang w:val="en-US"/>
        </w:rPr>
        <w:t>,</w:t>
      </w:r>
      <w:r w:rsidR="00AB3AFF">
        <w:rPr>
          <w:lang w:val="en-US"/>
        </w:rPr>
        <w:t xml:space="preserve"> </w:t>
      </w:r>
      <w:r w:rsidR="00B96C51" w:rsidRPr="00B96C51">
        <w:rPr>
          <w:lang w:val="en-US"/>
        </w:rPr>
        <w:t>reconfigure</w:t>
      </w:r>
      <w:r w:rsidR="00884C65">
        <w:rPr>
          <w:lang w:val="en-US"/>
        </w:rPr>
        <w:t xml:space="preserve"> neuronal</w:t>
      </w:r>
      <w:r w:rsidR="00B96C51" w:rsidRPr="00B96C51">
        <w:rPr>
          <w:lang w:val="en-US"/>
        </w:rPr>
        <w:t xml:space="preserve"> functional identit</w:t>
      </w:r>
      <w:r w:rsidR="00884C65">
        <w:rPr>
          <w:lang w:val="en-US"/>
        </w:rPr>
        <w:t>ies</w:t>
      </w:r>
      <w:r w:rsidR="00B96C51" w:rsidRPr="00B96C51">
        <w:rPr>
          <w:lang w:val="en-US"/>
        </w:rPr>
        <w:t xml:space="preserve">. Using </w:t>
      </w:r>
      <w:r w:rsidR="00505D59">
        <w:rPr>
          <w:lang w:val="en-US"/>
        </w:rPr>
        <w:t>repeated trials, recorded under a control and subsequently with a receptor agonist using the frozen noise protocol as in Chapter 2,</w:t>
      </w:r>
      <w:r w:rsidR="00505D59" w:rsidDel="00505D59">
        <w:rPr>
          <w:lang w:val="en-US"/>
        </w:rPr>
        <w:t xml:space="preserve"> </w:t>
      </w:r>
      <w:r w:rsidR="00334A83">
        <w:rPr>
          <w:lang w:val="en-US"/>
        </w:rPr>
        <w:t xml:space="preserve">I </w:t>
      </w:r>
      <w:r w:rsidR="00BB7723">
        <w:rPr>
          <w:lang w:val="en-US"/>
        </w:rPr>
        <w:t xml:space="preserve"> </w:t>
      </w:r>
      <w:r w:rsidR="00B96C51" w:rsidRPr="00B96C51">
        <w:rPr>
          <w:lang w:val="en-US"/>
        </w:rPr>
        <w:t>characterize</w:t>
      </w:r>
      <w:r w:rsidR="00334A83">
        <w:rPr>
          <w:lang w:val="en-US"/>
        </w:rPr>
        <w:t>d</w:t>
      </w:r>
      <w:r w:rsidR="00B96C51" w:rsidRPr="00B96C51">
        <w:rPr>
          <w:lang w:val="en-US"/>
        </w:rPr>
        <w:t xml:space="preserve"> changes across multiple feature domains</w:t>
      </w:r>
      <w:r w:rsidR="00BB7723">
        <w:rPr>
          <w:lang w:val="en-US"/>
        </w:rPr>
        <w:t xml:space="preserve"> when receptor agonists were applied</w:t>
      </w:r>
      <w:r w:rsidR="00505D59">
        <w:rPr>
          <w:lang w:val="en-US"/>
        </w:rPr>
        <w:t xml:space="preserve"> compared to the control condition</w:t>
      </w:r>
      <w:r w:rsidR="00B96C51" w:rsidRPr="00B96C51">
        <w:rPr>
          <w:lang w:val="en-US"/>
        </w:rPr>
        <w:t>.</w:t>
      </w:r>
    </w:p>
    <w:p w14:paraId="0B33F6A7" w14:textId="39284CDC" w:rsidR="00B96C51" w:rsidRPr="00B96C51" w:rsidRDefault="00334A83" w:rsidP="00E900EC">
      <w:pPr>
        <w:spacing w:line="276" w:lineRule="auto"/>
        <w:rPr>
          <w:lang w:val="en-US"/>
        </w:rPr>
      </w:pPr>
      <w:r>
        <w:rPr>
          <w:lang w:val="en-US"/>
        </w:rPr>
        <w:t xml:space="preserve">I </w:t>
      </w:r>
      <w:r w:rsidR="00E900EC">
        <w:rPr>
          <w:lang w:val="en-US"/>
        </w:rPr>
        <w:t>found that n</w:t>
      </w:r>
      <w:r w:rsidR="00B96C51" w:rsidRPr="00B96C51">
        <w:rPr>
          <w:lang w:val="en-US"/>
        </w:rPr>
        <w:t xml:space="preserve">euromodulatory effects </w:t>
      </w:r>
      <w:r w:rsidR="00A94D07">
        <w:rPr>
          <w:lang w:val="en-US"/>
        </w:rPr>
        <w:t xml:space="preserve">on transferred information </w:t>
      </w:r>
      <w:r w:rsidR="00B96C51" w:rsidRPr="00B96C51">
        <w:rPr>
          <w:lang w:val="en-US"/>
        </w:rPr>
        <w:t xml:space="preserve">were highly </w:t>
      </w:r>
      <w:r w:rsidR="00BB7723">
        <w:rPr>
          <w:lang w:val="en-US"/>
        </w:rPr>
        <w:t xml:space="preserve">excitatory-inhibitory </w:t>
      </w:r>
      <w:r w:rsidR="00B96C51" w:rsidRPr="00B96C51">
        <w:rPr>
          <w:lang w:val="en-US"/>
        </w:rPr>
        <w:t>cell-type and receptor</w:t>
      </w:r>
      <w:r>
        <w:rPr>
          <w:lang w:val="en-US"/>
        </w:rPr>
        <w:t>-type</w:t>
      </w:r>
      <w:r w:rsidR="00B96C51" w:rsidRPr="00B96C51">
        <w:rPr>
          <w:lang w:val="en-US"/>
        </w:rPr>
        <w:t xml:space="preserve"> specific.</w:t>
      </w:r>
      <w:r w:rsidR="00E900EC">
        <w:rPr>
          <w:lang w:val="en-US"/>
        </w:rPr>
        <w:t xml:space="preserve"> </w:t>
      </w:r>
      <w:r w:rsidR="00B96C51" w:rsidRPr="00B96C51">
        <w:rPr>
          <w:lang w:val="en-US"/>
        </w:rPr>
        <w:t>Rather than uniformly shifting excitability, modulation restructured the coordination between feature</w:t>
      </w:r>
      <w:r>
        <w:rPr>
          <w:lang w:val="en-US"/>
        </w:rPr>
        <w:t xml:space="preserve"> sets</w:t>
      </w:r>
      <w:r w:rsidR="00B96C51" w:rsidRPr="00B96C51">
        <w:rPr>
          <w:lang w:val="en-US"/>
        </w:rPr>
        <w:t xml:space="preserve"> (action potential, </w:t>
      </w:r>
      <w:r>
        <w:rPr>
          <w:lang w:val="en-US"/>
        </w:rPr>
        <w:t xml:space="preserve">passive </w:t>
      </w:r>
      <w:r w:rsidR="00B96C51" w:rsidRPr="00B96C51">
        <w:rPr>
          <w:lang w:val="en-US"/>
        </w:rPr>
        <w:t>biophysic</w:t>
      </w:r>
      <w:r>
        <w:rPr>
          <w:lang w:val="en-US"/>
        </w:rPr>
        <w:t>al</w:t>
      </w:r>
      <w:r w:rsidR="00B96C51" w:rsidRPr="00B96C51">
        <w:rPr>
          <w:lang w:val="en-US"/>
        </w:rPr>
        <w:t>, adaptation currents,</w:t>
      </w:r>
      <w:r>
        <w:rPr>
          <w:lang w:val="en-US"/>
        </w:rPr>
        <w:t xml:space="preserve"> linear</w:t>
      </w:r>
      <w:r w:rsidR="00B96C51" w:rsidRPr="00B96C51">
        <w:rPr>
          <w:lang w:val="en-US"/>
        </w:rPr>
        <w:t xml:space="preserve"> input </w:t>
      </w:r>
      <w:r>
        <w:rPr>
          <w:lang w:val="en-US"/>
        </w:rPr>
        <w:t>filter</w:t>
      </w:r>
      <w:r w:rsidR="00B96C51" w:rsidRPr="00B96C51">
        <w:rPr>
          <w:lang w:val="en-US"/>
        </w:rPr>
        <w:t>).</w:t>
      </w:r>
      <w:r w:rsidR="00E900EC">
        <w:rPr>
          <w:lang w:val="en-US"/>
        </w:rPr>
        <w:t xml:space="preserve"> Also, </w:t>
      </w:r>
      <w:r>
        <w:rPr>
          <w:lang w:val="en-US"/>
        </w:rPr>
        <w:t xml:space="preserve">I </w:t>
      </w:r>
      <w:r w:rsidR="00E900EC">
        <w:rPr>
          <w:lang w:val="en-US"/>
        </w:rPr>
        <w:t>found that u</w:t>
      </w:r>
      <w:r w:rsidR="00A94D07" w:rsidRPr="00B96C51">
        <w:rPr>
          <w:lang w:val="en-US"/>
        </w:rPr>
        <w:t>nder neuromodulatory influence</w:t>
      </w:r>
      <w:r w:rsidR="00A94D07">
        <w:rPr>
          <w:lang w:val="en-US"/>
        </w:rPr>
        <w:t xml:space="preserve">, neuronal </w:t>
      </w:r>
      <w:r w:rsidR="00B96C51" w:rsidRPr="00B96C51">
        <w:rPr>
          <w:lang w:val="en-US"/>
        </w:rPr>
        <w:t xml:space="preserve">Identity </w:t>
      </w:r>
      <w:r w:rsidR="00A94D07">
        <w:rPr>
          <w:lang w:val="en-US"/>
        </w:rPr>
        <w:t xml:space="preserve">is </w:t>
      </w:r>
      <w:r w:rsidR="00B96C51" w:rsidRPr="00B96C51">
        <w:rPr>
          <w:lang w:val="en-US"/>
        </w:rPr>
        <w:t>reorganized</w:t>
      </w:r>
      <w:r>
        <w:rPr>
          <w:lang w:val="en-US"/>
        </w:rPr>
        <w:t xml:space="preserve"> and the</w:t>
      </w:r>
      <w:r w:rsidR="00E900EC">
        <w:rPr>
          <w:lang w:val="en-US"/>
        </w:rPr>
        <w:t xml:space="preserve"> modulation of each attribute is heterogeneous within the population</w:t>
      </w:r>
      <w:r>
        <w:rPr>
          <w:lang w:val="en-US"/>
        </w:rPr>
        <w:t>.</w:t>
      </w:r>
    </w:p>
    <w:p w14:paraId="4548840B" w14:textId="1A032C08" w:rsidR="00B96C51" w:rsidRPr="00B96C51" w:rsidRDefault="00E900EC" w:rsidP="00BB7723">
      <w:pPr>
        <w:spacing w:line="276" w:lineRule="auto"/>
        <w:jc w:val="both"/>
        <w:rPr>
          <w:lang w:val="en-US"/>
        </w:rPr>
      </w:pPr>
      <w:r w:rsidRPr="00E900EC">
        <w:rPr>
          <w:b/>
          <w:bCs/>
          <w:lang w:val="en-US"/>
        </w:rPr>
        <w:t>Contribution</w:t>
      </w:r>
      <w:r>
        <w:rPr>
          <w:lang w:val="en-US"/>
        </w:rPr>
        <w:t>: This chapter shows that n</w:t>
      </w:r>
      <w:r w:rsidR="00B96C51" w:rsidRPr="00B96C51">
        <w:rPr>
          <w:lang w:val="en-US"/>
        </w:rPr>
        <w:t>euromodulation is not a superficial “gain change”</w:t>
      </w:r>
      <w:r w:rsidR="00334A83">
        <w:rPr>
          <w:lang w:val="en-US"/>
        </w:rPr>
        <w:t>,</w:t>
      </w:r>
      <w:r w:rsidR="00B96C51" w:rsidRPr="00B96C51">
        <w:rPr>
          <w:lang w:val="en-US"/>
        </w:rPr>
        <w:t xml:space="preserve"> </w:t>
      </w:r>
      <w:r w:rsidR="00B96C51" w:rsidRPr="00B96C51">
        <w:rPr>
          <w:lang w:val="en-US"/>
        </w:rPr>
        <w:t xml:space="preserve">but a systemic reconfiguration of functional space. This extends the emergent view of identity: neurons dynamically reorganize not only with input but also with </w:t>
      </w:r>
      <w:r>
        <w:rPr>
          <w:lang w:val="en-US"/>
        </w:rPr>
        <w:t>neuromodulation</w:t>
      </w:r>
      <w:r w:rsidR="00B96C51" w:rsidRPr="00B96C51">
        <w:rPr>
          <w:lang w:val="en-US"/>
        </w:rPr>
        <w:t>.</w:t>
      </w:r>
    </w:p>
    <w:p w14:paraId="09FE6C7F" w14:textId="1E505FAB" w:rsidR="00B96C51" w:rsidRPr="00B96C51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>Chapter 4</w:t>
      </w:r>
      <w:r w:rsidR="00BB7723">
        <w:rPr>
          <w:b/>
          <w:bCs/>
          <w:lang w:val="en-US"/>
        </w:rPr>
        <w:t xml:space="preserve"> -</w:t>
      </w:r>
      <w:r w:rsidRPr="00B96C51">
        <w:rPr>
          <w:b/>
          <w:bCs/>
          <w:lang w:val="en-US"/>
        </w:rPr>
        <w:t xml:space="preserve"> Timescale Heterogeneity in Reservoir Computing</w:t>
      </w:r>
    </w:p>
    <w:p w14:paraId="664EE19D" w14:textId="0D068CAF" w:rsidR="00E900EC" w:rsidRDefault="00E900EC" w:rsidP="00E900EC">
      <w:pPr>
        <w:spacing w:line="276" w:lineRule="auto"/>
        <w:rPr>
          <w:lang w:val="en-US"/>
        </w:rPr>
      </w:pPr>
      <w:r>
        <w:rPr>
          <w:lang w:val="en-US"/>
        </w:rPr>
        <w:t xml:space="preserve">In this chapter </w:t>
      </w:r>
      <w:r w:rsidR="00334A83">
        <w:rPr>
          <w:lang w:val="en-US"/>
        </w:rPr>
        <w:t xml:space="preserve">I </w:t>
      </w:r>
      <w:r>
        <w:rPr>
          <w:lang w:val="en-US"/>
        </w:rPr>
        <w:t>asked i</w:t>
      </w:r>
      <w:r w:rsidR="00B96C51" w:rsidRPr="00B96C51">
        <w:rPr>
          <w:lang w:val="en-US"/>
        </w:rPr>
        <w:t xml:space="preserve">f </w:t>
      </w:r>
      <w:r w:rsidR="00334A83">
        <w:rPr>
          <w:lang w:val="en-US"/>
        </w:rPr>
        <w:t xml:space="preserve">heterogeneity </w:t>
      </w:r>
      <w:r w:rsidR="00B96C51" w:rsidRPr="00B96C51">
        <w:rPr>
          <w:lang w:val="en-US"/>
        </w:rPr>
        <w:t xml:space="preserve">can enhance </w:t>
      </w:r>
      <w:r w:rsidR="00334A83">
        <w:rPr>
          <w:lang w:val="en-US"/>
        </w:rPr>
        <w:t xml:space="preserve">the computation in </w:t>
      </w:r>
      <w:r w:rsidR="00B96C51" w:rsidRPr="00B96C51">
        <w:rPr>
          <w:lang w:val="en-US"/>
        </w:rPr>
        <w:t>artificial networks</w:t>
      </w:r>
      <w:r w:rsidR="00334A83">
        <w:rPr>
          <w:lang w:val="en-US"/>
        </w:rPr>
        <w:t xml:space="preserve"> given that it</w:t>
      </w:r>
      <w:r w:rsidR="00334A83" w:rsidRPr="00B96C51">
        <w:rPr>
          <w:lang w:val="en-US"/>
        </w:rPr>
        <w:t xml:space="preserve"> is a </w:t>
      </w:r>
      <w:r w:rsidR="00334A83">
        <w:rPr>
          <w:lang w:val="en-US"/>
        </w:rPr>
        <w:t>common feature</w:t>
      </w:r>
      <w:r w:rsidR="00334A83" w:rsidRPr="00B96C51">
        <w:rPr>
          <w:lang w:val="en-US"/>
        </w:rPr>
        <w:t xml:space="preserve"> in biolog</w:t>
      </w:r>
      <w:r w:rsidR="00334A83">
        <w:rPr>
          <w:lang w:val="en-US"/>
        </w:rPr>
        <w:t>ical networks.</w:t>
      </w:r>
      <w:r w:rsidR="00B96C51" w:rsidRPr="00B96C51">
        <w:rPr>
          <w:lang w:val="en-US"/>
        </w:rPr>
        <w:t xml:space="preserve"> To test this, </w:t>
      </w:r>
      <w:r>
        <w:rPr>
          <w:lang w:val="en-US"/>
        </w:rPr>
        <w:t xml:space="preserve">I </w:t>
      </w:r>
      <w:r w:rsidR="00B96C51" w:rsidRPr="00B96C51">
        <w:rPr>
          <w:lang w:val="en-US"/>
        </w:rPr>
        <w:t>implemented variants of echo state networks (ESNs) and distance-dependent delay networks (DDNs) with different levels of intrinsic</w:t>
      </w:r>
      <w:r>
        <w:rPr>
          <w:lang w:val="en-US"/>
        </w:rPr>
        <w:t xml:space="preserve"> </w:t>
      </w:r>
      <w:r w:rsidR="00B96C51" w:rsidRPr="00B96C51">
        <w:rPr>
          <w:lang w:val="en-US"/>
        </w:rPr>
        <w:t>timescale heterogeneity.</w:t>
      </w:r>
    </w:p>
    <w:p w14:paraId="57076960" w14:textId="1321F7A6" w:rsidR="00B96C51" w:rsidRPr="00B96C51" w:rsidRDefault="00334A83" w:rsidP="00E900EC">
      <w:pPr>
        <w:spacing w:line="276" w:lineRule="auto"/>
        <w:rPr>
          <w:lang w:val="en-US"/>
        </w:rPr>
      </w:pPr>
      <w:r>
        <w:rPr>
          <w:lang w:val="en-US"/>
        </w:rPr>
        <w:t xml:space="preserve">I </w:t>
      </w:r>
      <w:r w:rsidR="00E900EC">
        <w:rPr>
          <w:lang w:val="en-US"/>
        </w:rPr>
        <w:t xml:space="preserve">found </w:t>
      </w:r>
      <w:r>
        <w:rPr>
          <w:lang w:val="en-US"/>
        </w:rPr>
        <w:t xml:space="preserve">that </w:t>
      </w:r>
      <w:r w:rsidR="00E900EC">
        <w:rPr>
          <w:lang w:val="en-US"/>
        </w:rPr>
        <w:t>n</w:t>
      </w:r>
      <w:r w:rsidR="00B96C51" w:rsidRPr="00B96C51">
        <w:rPr>
          <w:lang w:val="en-US"/>
        </w:rPr>
        <w:t>etworks with intermediate levels of timescale heterogeneity performed best on benchmark tasks (NARMA-30, Mackey-Glass)</w:t>
      </w:r>
      <w:r w:rsidR="00E900EC">
        <w:rPr>
          <w:lang w:val="en-US"/>
        </w:rPr>
        <w:t>. An e</w:t>
      </w:r>
      <w:r w:rsidR="00B96C51" w:rsidRPr="00B96C51">
        <w:rPr>
          <w:lang w:val="en-US"/>
        </w:rPr>
        <w:t>xcessive or absent heterogeneity impaired stability and performance</w:t>
      </w:r>
      <w:r w:rsidR="00E900EC">
        <w:rPr>
          <w:lang w:val="en-US"/>
        </w:rPr>
        <w:t xml:space="preserve">. </w:t>
      </w:r>
      <w:r>
        <w:rPr>
          <w:lang w:val="en-US"/>
        </w:rPr>
        <w:t xml:space="preserve">I </w:t>
      </w:r>
      <w:r w:rsidR="00E900EC">
        <w:rPr>
          <w:lang w:val="en-US"/>
        </w:rPr>
        <w:t>also found that c</w:t>
      </w:r>
      <w:r w:rsidR="00B96C51" w:rsidRPr="00B96C51">
        <w:rPr>
          <w:lang w:val="en-US"/>
        </w:rPr>
        <w:t>omputational benefit</w:t>
      </w:r>
      <w:r>
        <w:rPr>
          <w:lang w:val="en-US"/>
        </w:rPr>
        <w:t>s</w:t>
      </w:r>
      <w:r w:rsidR="00B96C51" w:rsidRPr="00B96C51">
        <w:rPr>
          <w:lang w:val="en-US"/>
        </w:rPr>
        <w:t xml:space="preserve"> of heterogeneity </w:t>
      </w:r>
      <w:r>
        <w:rPr>
          <w:lang w:val="en-US"/>
        </w:rPr>
        <w:t>were</w:t>
      </w:r>
      <w:r w:rsidRPr="00B96C51">
        <w:rPr>
          <w:lang w:val="en-US"/>
        </w:rPr>
        <w:t xml:space="preserve"> </w:t>
      </w:r>
      <w:r w:rsidR="00B96C51" w:rsidRPr="00B96C51">
        <w:rPr>
          <w:lang w:val="en-US"/>
        </w:rPr>
        <w:t>task-dependent.</w:t>
      </w:r>
    </w:p>
    <w:p w14:paraId="52625C2B" w14:textId="224CAE38" w:rsidR="00B96C51" w:rsidRPr="00B96C51" w:rsidRDefault="00B96C51" w:rsidP="00BB7723">
      <w:pPr>
        <w:spacing w:line="276" w:lineRule="auto"/>
        <w:rPr>
          <w:lang w:val="en-US"/>
        </w:rPr>
      </w:pPr>
      <w:r w:rsidRPr="00B96C51">
        <w:rPr>
          <w:b/>
          <w:bCs/>
          <w:lang w:val="en-US"/>
        </w:rPr>
        <w:t>Contribution:</w:t>
      </w:r>
      <w:r w:rsidRPr="00B96C51">
        <w:rPr>
          <w:lang w:val="en-US"/>
        </w:rPr>
        <w:t xml:space="preserve"> This chapter</w:t>
      </w:r>
      <w:r w:rsidR="00E900EC">
        <w:rPr>
          <w:lang w:val="en-US"/>
        </w:rPr>
        <w:t xml:space="preserve"> shows</w:t>
      </w:r>
      <w:r w:rsidRPr="00B96C51">
        <w:rPr>
          <w:lang w:val="en-US"/>
        </w:rPr>
        <w:t xml:space="preserve"> that structured heterogeneity enhances computation in artificial systems, supporting the broader claim that variability is not a nuisance but a resource.</w:t>
      </w:r>
    </w:p>
    <w:p w14:paraId="36616F39" w14:textId="174278A7" w:rsidR="00B96C51" w:rsidRPr="00B96C51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>Original Contributions</w:t>
      </w:r>
      <w:r w:rsidR="00E900EC">
        <w:rPr>
          <w:b/>
          <w:bCs/>
          <w:lang w:val="en-US"/>
        </w:rPr>
        <w:t xml:space="preserve"> of this thesis: </w:t>
      </w:r>
    </w:p>
    <w:p w14:paraId="52F49C59" w14:textId="5645469E" w:rsidR="00B96C51" w:rsidRDefault="00B96C51" w:rsidP="00BB7723">
      <w:pPr>
        <w:numPr>
          <w:ilvl w:val="0"/>
          <w:numId w:val="13"/>
        </w:numPr>
        <w:spacing w:line="276" w:lineRule="auto"/>
        <w:rPr>
          <w:lang w:val="en-US"/>
        </w:rPr>
      </w:pPr>
      <w:r w:rsidRPr="00B96C51">
        <w:rPr>
          <w:lang w:val="en-US"/>
        </w:rPr>
        <w:t>Demonstrated</w:t>
      </w:r>
      <w:r w:rsidR="00334A83">
        <w:rPr>
          <w:lang w:val="en-US"/>
        </w:rPr>
        <w:t xml:space="preserve"> that</w:t>
      </w:r>
      <w:r w:rsidRPr="00B96C51">
        <w:rPr>
          <w:lang w:val="en-US"/>
        </w:rPr>
        <w:t xml:space="preserve"> </w:t>
      </w:r>
      <w:r w:rsidR="00334A83">
        <w:rPr>
          <w:b/>
          <w:bCs/>
          <w:lang w:val="en-US"/>
        </w:rPr>
        <w:t xml:space="preserve">neuronal </w:t>
      </w:r>
      <w:r w:rsidRPr="00B96C51">
        <w:rPr>
          <w:b/>
          <w:bCs/>
          <w:lang w:val="en-US"/>
        </w:rPr>
        <w:t>classification</w:t>
      </w:r>
      <w:r w:rsidR="00334A83">
        <w:rPr>
          <w:b/>
          <w:bCs/>
          <w:lang w:val="en-US"/>
        </w:rPr>
        <w:t xml:space="preserve"> is </w:t>
      </w:r>
      <w:r w:rsidR="00334A83" w:rsidRPr="00B96C51">
        <w:rPr>
          <w:b/>
          <w:bCs/>
          <w:lang w:val="en-US"/>
        </w:rPr>
        <w:t>input-dependent</w:t>
      </w:r>
      <w:r w:rsidRPr="00B96C51">
        <w:rPr>
          <w:lang w:val="en-US"/>
        </w:rPr>
        <w:t xml:space="preserve">, </w:t>
      </w:r>
      <w:r w:rsidR="00334A83">
        <w:rPr>
          <w:lang w:val="en-US"/>
        </w:rPr>
        <w:t>hence</w:t>
      </w:r>
      <w:r w:rsidRPr="00B96C51">
        <w:rPr>
          <w:lang w:val="en-US"/>
        </w:rPr>
        <w:t xml:space="preserve"> neuronal identity reorganizes with stimulus regime.</w:t>
      </w:r>
      <w:r w:rsidR="00F538DB">
        <w:rPr>
          <w:lang w:val="en-US"/>
        </w:rPr>
        <w:t xml:space="preserve"> </w:t>
      </w:r>
    </w:p>
    <w:p w14:paraId="3E150B60" w14:textId="4DF5F885" w:rsidR="00F538DB" w:rsidRPr="00B96C51" w:rsidRDefault="00F538DB" w:rsidP="00BB7723">
      <w:pPr>
        <w:numPr>
          <w:ilvl w:val="0"/>
          <w:numId w:val="13"/>
        </w:numPr>
        <w:spacing w:line="276" w:lineRule="auto"/>
        <w:rPr>
          <w:lang w:val="en-US"/>
        </w:rPr>
      </w:pPr>
      <w:r>
        <w:rPr>
          <w:lang w:val="en-US"/>
        </w:rPr>
        <w:lastRenderedPageBreak/>
        <w:t>Using a multi-set correlation and factor analysis (MCFA), demonstrated that</w:t>
      </w:r>
      <w:r w:rsidR="00334A83">
        <w:rPr>
          <w:lang w:val="en-US"/>
        </w:rPr>
        <w:t xml:space="preserve"> the</w:t>
      </w:r>
      <w:r>
        <w:rPr>
          <w:lang w:val="en-US"/>
        </w:rPr>
        <w:t xml:space="preserve"> linear input filter</w:t>
      </w:r>
      <w:r w:rsidR="00334A83">
        <w:rPr>
          <w:lang w:val="en-US"/>
        </w:rPr>
        <w:t>s</w:t>
      </w:r>
      <w:r>
        <w:rPr>
          <w:lang w:val="en-US"/>
        </w:rPr>
        <w:t xml:space="preserve"> </w:t>
      </w:r>
      <w:r w:rsidR="00334A83">
        <w:rPr>
          <w:lang w:val="en-US"/>
        </w:rPr>
        <w:t>are</w:t>
      </w:r>
      <w:r>
        <w:rPr>
          <w:lang w:val="en-US"/>
        </w:rPr>
        <w:t xml:space="preserve"> the most informative attribute regarding functional heterogeneity. </w:t>
      </w:r>
    </w:p>
    <w:p w14:paraId="0D1ED67B" w14:textId="77777777" w:rsidR="00B96C51" w:rsidRPr="00B96C51" w:rsidRDefault="00B96C51" w:rsidP="00BB7723">
      <w:pPr>
        <w:numPr>
          <w:ilvl w:val="0"/>
          <w:numId w:val="13"/>
        </w:numPr>
        <w:spacing w:line="276" w:lineRule="auto"/>
        <w:rPr>
          <w:lang w:val="en-US"/>
        </w:rPr>
      </w:pPr>
      <w:r w:rsidRPr="00B96C51">
        <w:rPr>
          <w:lang w:val="en-US"/>
        </w:rPr>
        <w:t xml:space="preserve">Applied </w:t>
      </w:r>
      <w:r w:rsidRPr="00B96C51">
        <w:rPr>
          <w:b/>
          <w:bCs/>
          <w:lang w:val="en-US"/>
        </w:rPr>
        <w:t>integrative high-dimensional analyses</w:t>
      </w:r>
      <w:r w:rsidRPr="00B96C51">
        <w:rPr>
          <w:lang w:val="en-US"/>
        </w:rPr>
        <w:t xml:space="preserve"> to reveal neuromodulation as a reconfiguration of functional space, not a simple excitability change.</w:t>
      </w:r>
    </w:p>
    <w:p w14:paraId="0FEE0D96" w14:textId="77777777" w:rsidR="00F538DB" w:rsidRDefault="00B96C51" w:rsidP="00BB7723">
      <w:pPr>
        <w:numPr>
          <w:ilvl w:val="0"/>
          <w:numId w:val="13"/>
        </w:numPr>
        <w:spacing w:line="276" w:lineRule="auto"/>
        <w:rPr>
          <w:lang w:val="en-US"/>
        </w:rPr>
      </w:pPr>
      <w:r w:rsidRPr="00B96C51">
        <w:rPr>
          <w:lang w:val="en-US"/>
        </w:rPr>
        <w:t xml:space="preserve">Provided </w:t>
      </w:r>
      <w:r w:rsidRPr="00B96C51">
        <w:rPr>
          <w:b/>
          <w:bCs/>
          <w:lang w:val="en-US"/>
        </w:rPr>
        <w:t>systematic tests of timescale heterogeneity</w:t>
      </w:r>
      <w:r w:rsidRPr="00B96C51">
        <w:rPr>
          <w:lang w:val="en-US"/>
        </w:rPr>
        <w:t xml:space="preserve"> in artificial reservoirs, showing task-dependent computational benefits.</w:t>
      </w:r>
    </w:p>
    <w:p w14:paraId="04DEB273" w14:textId="5D6F3FC3" w:rsidR="00B96C51" w:rsidRPr="00F538DB" w:rsidRDefault="00B96C51" w:rsidP="00F538DB">
      <w:pPr>
        <w:spacing w:line="276" w:lineRule="auto"/>
        <w:rPr>
          <w:lang w:val="en-US"/>
        </w:rPr>
      </w:pPr>
      <w:r w:rsidRPr="00F538DB">
        <w:rPr>
          <w:b/>
          <w:bCs/>
          <w:lang w:val="en-US"/>
        </w:rPr>
        <w:t>Conclusion</w:t>
      </w:r>
    </w:p>
    <w:p w14:paraId="6E70A6BD" w14:textId="59E25279" w:rsidR="00B96C51" w:rsidRPr="00B96C51" w:rsidRDefault="00B96C51" w:rsidP="00BB7723">
      <w:pPr>
        <w:spacing w:line="276" w:lineRule="auto"/>
        <w:rPr>
          <w:lang w:val="en-US"/>
        </w:rPr>
      </w:pPr>
      <w:r w:rsidRPr="00B96C51">
        <w:rPr>
          <w:lang w:val="en-US"/>
        </w:rPr>
        <w:t xml:space="preserve">This thesis contributes </w:t>
      </w:r>
      <w:r w:rsidR="0077792F">
        <w:rPr>
          <w:lang w:val="en-US"/>
        </w:rPr>
        <w:t>to a new perspective towards neuronal functional identity</w:t>
      </w:r>
      <w:r w:rsidRPr="00B96C51">
        <w:rPr>
          <w:lang w:val="en-US"/>
        </w:rPr>
        <w:t>: moving from static, taxonomic views of neurons toward dynamic, functional models of identity. By showing that</w:t>
      </w:r>
      <w:r w:rsidR="00334A83">
        <w:rPr>
          <w:lang w:val="en-US"/>
        </w:rPr>
        <w:t xml:space="preserve"> neuronal functional</w:t>
      </w:r>
      <w:r w:rsidRPr="00B96C51">
        <w:rPr>
          <w:lang w:val="en-US"/>
        </w:rPr>
        <w:t xml:space="preserve"> identity reorganizes under input and </w:t>
      </w:r>
      <w:r w:rsidR="000A6890" w:rsidRPr="00B96C51">
        <w:rPr>
          <w:lang w:val="en-US"/>
        </w:rPr>
        <w:t xml:space="preserve">neuromodulatory </w:t>
      </w:r>
      <w:r w:rsidR="00334A83">
        <w:rPr>
          <w:lang w:val="en-US"/>
        </w:rPr>
        <w:t>changes</w:t>
      </w:r>
      <w:r w:rsidRPr="00B96C51">
        <w:rPr>
          <w:lang w:val="en-US"/>
        </w:rPr>
        <w:t xml:space="preserve">, and by extending </w:t>
      </w:r>
      <w:r w:rsidR="0055424A">
        <w:rPr>
          <w:lang w:val="en-US"/>
        </w:rPr>
        <w:t>the principle of heterogeneity</w:t>
      </w:r>
      <w:r w:rsidRPr="00B96C51">
        <w:rPr>
          <w:lang w:val="en-US"/>
        </w:rPr>
        <w:t xml:space="preserve"> to artificial networks, I argue that </w:t>
      </w:r>
      <w:r w:rsidR="00334A83">
        <w:rPr>
          <w:lang w:val="en-US"/>
        </w:rPr>
        <w:t xml:space="preserve">neural </w:t>
      </w:r>
      <w:r w:rsidRPr="00B96C51">
        <w:rPr>
          <w:lang w:val="en-US"/>
        </w:rPr>
        <w:t>heterogeneity is not a biological inconvenience but a cornerstone of flexible computation.</w:t>
      </w:r>
    </w:p>
    <w:p w14:paraId="307F4F92" w14:textId="77777777" w:rsidR="0087708D" w:rsidRPr="00B96C51" w:rsidRDefault="0087708D" w:rsidP="00BB7723">
      <w:pPr>
        <w:spacing w:line="276" w:lineRule="auto"/>
        <w:rPr>
          <w:lang w:val="en-US"/>
        </w:rPr>
      </w:pPr>
    </w:p>
    <w:sectPr w:rsidR="0087708D" w:rsidRPr="00B96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leur Zeldenrust" w:date="2025-09-05T12:04:00Z" w:initials="FZ">
    <w:p w14:paraId="43B87A1C" w14:textId="77777777" w:rsidR="00717615" w:rsidRDefault="00717615" w:rsidP="00717615">
      <w:r>
        <w:rPr>
          <w:rStyle w:val="CommentReference"/>
        </w:rPr>
        <w:annotationRef/>
      </w:r>
      <w:r>
        <w:rPr>
          <w:sz w:val="20"/>
          <w:szCs w:val="20"/>
        </w:rPr>
        <w:t>it's not the electricity that is heterogeneous, but neural properties. I would say something like ' the heterogeneity of electrophysiological properties'</w:t>
      </w:r>
    </w:p>
  </w:comment>
  <w:comment w:id="2" w:author="Fleur Zeldenrust" w:date="2025-09-05T12:10:00Z" w:initials="FZ">
    <w:p w14:paraId="051CCB6E" w14:textId="77777777" w:rsidR="00884C65" w:rsidRDefault="00884C65" w:rsidP="00884C65">
      <w:r>
        <w:rPr>
          <w:rStyle w:val="CommentReference"/>
        </w:rPr>
        <w:annotationRef/>
      </w:r>
      <w:r>
        <w:rPr>
          <w:sz w:val="20"/>
          <w:szCs w:val="20"/>
        </w:rPr>
        <w:t xml:space="preserve">you might mention here that you also set a standard for </w:t>
      </w:r>
      <w:proofErr w:type="spellStart"/>
      <w:r>
        <w:rPr>
          <w:sz w:val="20"/>
          <w:szCs w:val="20"/>
        </w:rPr>
        <w:t>twhat</w:t>
      </w:r>
      <w:proofErr w:type="spellEnd"/>
      <w:r>
        <w:rPr>
          <w:sz w:val="20"/>
          <w:szCs w:val="20"/>
        </w:rPr>
        <w:t xml:space="preserve"> features to use in clustering, as this if often done ad hoc.</w:t>
      </w:r>
    </w:p>
    <w:p w14:paraId="7D2B35F2" w14:textId="77777777" w:rsidR="00884C65" w:rsidRDefault="00884C65" w:rsidP="00884C65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B87A1C" w15:done="1"/>
  <w15:commentEx w15:paraId="7D2B35F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C215A9" w16cex:dateUtc="2025-09-05T10:04:00Z"/>
  <w16cex:commentExtensible w16cex:durableId="549115D2" w16cex:dateUtc="2025-09-05T1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B87A1C" w16cid:durableId="15C215A9"/>
  <w16cid:commentId w16cid:paraId="7D2B35F2" w16cid:durableId="549115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5020"/>
    <w:multiLevelType w:val="multilevel"/>
    <w:tmpl w:val="3CC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80763"/>
    <w:multiLevelType w:val="multilevel"/>
    <w:tmpl w:val="32F8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A11CB"/>
    <w:multiLevelType w:val="multilevel"/>
    <w:tmpl w:val="8F4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7539E"/>
    <w:multiLevelType w:val="multilevel"/>
    <w:tmpl w:val="2D7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91010"/>
    <w:multiLevelType w:val="multilevel"/>
    <w:tmpl w:val="E1F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E1D13"/>
    <w:multiLevelType w:val="multilevel"/>
    <w:tmpl w:val="33CC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D4E73"/>
    <w:multiLevelType w:val="multilevel"/>
    <w:tmpl w:val="B9BE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E01DB"/>
    <w:multiLevelType w:val="multilevel"/>
    <w:tmpl w:val="D3D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F309D"/>
    <w:multiLevelType w:val="multilevel"/>
    <w:tmpl w:val="709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82F1B"/>
    <w:multiLevelType w:val="multilevel"/>
    <w:tmpl w:val="B6E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151AD"/>
    <w:multiLevelType w:val="multilevel"/>
    <w:tmpl w:val="2E9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B36C5"/>
    <w:multiLevelType w:val="multilevel"/>
    <w:tmpl w:val="B6D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10FF1"/>
    <w:multiLevelType w:val="multilevel"/>
    <w:tmpl w:val="751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517016">
    <w:abstractNumId w:val="4"/>
  </w:num>
  <w:num w:numId="2" w16cid:durableId="1314601178">
    <w:abstractNumId w:val="9"/>
  </w:num>
  <w:num w:numId="3" w16cid:durableId="919875598">
    <w:abstractNumId w:val="5"/>
  </w:num>
  <w:num w:numId="4" w16cid:durableId="275410334">
    <w:abstractNumId w:val="8"/>
  </w:num>
  <w:num w:numId="5" w16cid:durableId="638923736">
    <w:abstractNumId w:val="0"/>
  </w:num>
  <w:num w:numId="6" w16cid:durableId="210460737">
    <w:abstractNumId w:val="1"/>
  </w:num>
  <w:num w:numId="7" w16cid:durableId="1678116622">
    <w:abstractNumId w:val="10"/>
  </w:num>
  <w:num w:numId="8" w16cid:durableId="1008143663">
    <w:abstractNumId w:val="3"/>
  </w:num>
  <w:num w:numId="9" w16cid:durableId="841162156">
    <w:abstractNumId w:val="2"/>
  </w:num>
  <w:num w:numId="10" w16cid:durableId="1108430815">
    <w:abstractNumId w:val="12"/>
  </w:num>
  <w:num w:numId="11" w16cid:durableId="279653677">
    <w:abstractNumId w:val="11"/>
  </w:num>
  <w:num w:numId="12" w16cid:durableId="995845141">
    <w:abstractNumId w:val="7"/>
  </w:num>
  <w:num w:numId="13" w16cid:durableId="79266977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leur Zeldenrust">
    <w15:presenceInfo w15:providerId="Windows Live" w15:userId="415efc6eec7c253d"/>
  </w15:person>
  <w15:person w15:author="Joshi, N. (Nishant)">
    <w15:presenceInfo w15:providerId="AD" w15:userId="S::nishant.joshi@donders.ru.nl::42efd785-be7b-453a-b140-a8f64c979b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5B"/>
    <w:rsid w:val="0002245B"/>
    <w:rsid w:val="00030BDD"/>
    <w:rsid w:val="00086629"/>
    <w:rsid w:val="000A6890"/>
    <w:rsid w:val="00102768"/>
    <w:rsid w:val="00246E30"/>
    <w:rsid w:val="0025541B"/>
    <w:rsid w:val="002C5A48"/>
    <w:rsid w:val="00334A83"/>
    <w:rsid w:val="00505D59"/>
    <w:rsid w:val="0055424A"/>
    <w:rsid w:val="005A59D0"/>
    <w:rsid w:val="006F322F"/>
    <w:rsid w:val="00717615"/>
    <w:rsid w:val="0077792F"/>
    <w:rsid w:val="00873F31"/>
    <w:rsid w:val="0087708D"/>
    <w:rsid w:val="00884C65"/>
    <w:rsid w:val="008A72CE"/>
    <w:rsid w:val="009A3D6F"/>
    <w:rsid w:val="009F1489"/>
    <w:rsid w:val="00A412DB"/>
    <w:rsid w:val="00A925E7"/>
    <w:rsid w:val="00A94D07"/>
    <w:rsid w:val="00AB3AFF"/>
    <w:rsid w:val="00B37D71"/>
    <w:rsid w:val="00B96C51"/>
    <w:rsid w:val="00BB7723"/>
    <w:rsid w:val="00C00AA1"/>
    <w:rsid w:val="00CE32E9"/>
    <w:rsid w:val="00E900EC"/>
    <w:rsid w:val="00E96B55"/>
    <w:rsid w:val="00F538DB"/>
    <w:rsid w:val="00FC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FE11"/>
  <w15:chartTrackingRefBased/>
  <w15:docId w15:val="{49440B92-3B53-4115-AAC7-7BF51B6B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45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4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45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45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45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45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45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45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45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2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45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45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2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45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22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45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2245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17615"/>
    <w:pPr>
      <w:spacing w:after="0" w:line="240" w:lineRule="auto"/>
    </w:pPr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7176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76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7615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76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7615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5fb5cd-16b3-4e7e-8f65-6131b32727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CF21BE164144CB226F5AE3A3063C6" ma:contentTypeVersion="8" ma:contentTypeDescription="Een nieuw document maken." ma:contentTypeScope="" ma:versionID="94d1306a520f7d21c464097daec1b00b">
  <xsd:schema xmlns:xsd="http://www.w3.org/2001/XMLSchema" xmlns:xs="http://www.w3.org/2001/XMLSchema" xmlns:p="http://schemas.microsoft.com/office/2006/metadata/properties" xmlns:ns3="085fb5cd-16b3-4e7e-8f65-6131b327270a" xmlns:ns4="54640a13-8cfd-4f1a-9552-70a439a730b0" targetNamespace="http://schemas.microsoft.com/office/2006/metadata/properties" ma:root="true" ma:fieldsID="89b8068a38f20694b54edb472be0a505" ns3:_="" ns4:_="">
    <xsd:import namespace="085fb5cd-16b3-4e7e-8f65-6131b327270a"/>
    <xsd:import namespace="54640a13-8cfd-4f1a-9552-70a439a730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fb5cd-16b3-4e7e-8f65-6131b32727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40a13-8cfd-4f1a-9552-70a439a730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BB676E-89C3-4358-A25C-FE043C8189D0}">
  <ds:schemaRefs>
    <ds:schemaRef ds:uri="http://schemas.microsoft.com/office/2006/metadata/properties"/>
    <ds:schemaRef ds:uri="http://schemas.microsoft.com/office/infopath/2007/PartnerControls"/>
    <ds:schemaRef ds:uri="085fb5cd-16b3-4e7e-8f65-6131b327270a"/>
  </ds:schemaRefs>
</ds:datastoreItem>
</file>

<file path=customXml/itemProps2.xml><?xml version="1.0" encoding="utf-8"?>
<ds:datastoreItem xmlns:ds="http://schemas.openxmlformats.org/officeDocument/2006/customXml" ds:itemID="{14E1AC75-8FF1-40B8-AC3D-338E83DE56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8B7CDF-B459-4CA3-864B-84039360F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5fb5cd-16b3-4e7e-8f65-6131b327270a"/>
    <ds:schemaRef ds:uri="54640a13-8cfd-4f1a-9552-70a439a730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N. (Nishant)</dc:creator>
  <cp:keywords/>
  <dc:description/>
  <cp:lastModifiedBy>Joshi, N. (Nishant)</cp:lastModifiedBy>
  <cp:revision>2</cp:revision>
  <dcterms:created xsi:type="dcterms:W3CDTF">2025-09-08T12:16:00Z</dcterms:created>
  <dcterms:modified xsi:type="dcterms:W3CDTF">2025-09-08T12:16:00Z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0x0101004FACF21BE164144CB226F5AE3A3063C6</vt:lpwstr>
  </property>
</Properties>
</file>